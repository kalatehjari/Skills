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Site Investigation Report</w:t>
      </w:r>
    </w:p>
    <w:p>
      <w:r>
        <w:t xml:space="preserve">Client: </w:t>
      </w:r>
      <w:r>
        <w:rPr>
          <w:b/>
        </w:rPr>
        <w:t>{{client</w:t>
      </w:r>
      <w:r>
        <w:t>_name}}</w:t>
      </w:r>
    </w:p>
    <w:p>
      <w:r>
        <w:t>Date: {{date}}</w:t>
      </w:r>
    </w:p>
    <w:p>
      <w:pPr>
        <w:pStyle w:val="Heading1"/>
      </w:pPr>
      <w:r>
        <w:t>1 Introduction</w:t>
      </w:r>
    </w:p>
    <w:p>
      <w:r>
        <w:t xml:space="preserve">The site at </w:t>
      </w:r>
      <w:commentRangeStart w:id="0"/>
      <w:del w:id="1001" w:author="R. Kalatehjari" w:date="2026-10-03T02:34:50Z">
        <w:r>
          <w:rPr>
            <w:i/>
          </w:rPr>
          <w:delText>Lot 12</w:delText>
        </w:r>
      </w:del>
      <w:ins w:id="1002" w:author="R. Kalatehjari" w:date="2026-10-03T02:34:50Z">
        <w:r>
          <w:rPr>
            <w:i/>
          </w:rPr>
          <w:t>Lot 14</w:t>
        </w:r>
      </w:ins>
      <w:commentRangeEnd w:id="0"/>
      <w:r>
        <w:rPr>
          <w:rStyle w:val="CommentReference"/>
        </w:rPr>
        <w:commentReference w:id="0"/>
      </w:r>
      <w:r>
        <w:t xml:space="preserve"> was investigated</w:t>
      </w:r>
      <w:commentRangeStart w:id="1"/>
      <w:del w:id="1005" w:author="R. Kalatehjari" w:date="2026-10-03T02:34:50Z">
        <w:r>
          <w:delText xml:space="preserve"> using boreholes and CPT tests</w:delText>
        </w:r>
      </w:del>
      <w:commentRangeEnd w:id="1"/>
      <w:r>
        <w:rPr>
          <w:rStyle w:val="CommentReference"/>
        </w:rPr>
        <w:commentReference w:id="1"/>
      </w:r>
      <w:r>
        <w:t xml:space="preserve">. The groundwater table was encountered at </w:t>
      </w:r>
      <w:del w:id="1006" w:author="R. Kalatehjari" w:date="2026-10-03T02:34:50Z">
        <w:r>
          <w:delText>2.5 m depth</w:delText>
        </w:r>
      </w:del>
      <w:ins w:id="1007" w:author="R. Kalatehjari" w:date="2026-10-03T02:34:50Z">
        <w:r>
          <w:t>2.5 m below ground level</w:t>
        </w:r>
      </w:ins>
      <w:r>
        <w:t>.</w:t>
      </w:r>
    </w:p>
    <w:p>
      <w:pPr>
        <w:pStyle w:val="Heading2"/>
      </w:pPr>
      <w:r>
        <w:t>1.1 Scope</w:t>
      </w:r>
    </w:p>
    <w:p>
      <w:pPr>
        <w:pStyle w:val="ListBullet"/>
      </w:pPr>
      <w:r>
        <w:t>Drilling of three boreholes</w:t>
      </w:r>
    </w:p>
    <w:p>
      <w:pPr>
        <w:pStyle w:val="ListBullet"/>
      </w:pPr>
      <w:r>
        <w:t>Laboratory testing</w:t>
      </w:r>
    </w:p>
    <w:p>
      <w:pPr>
        <w:pStyle w:val="ListBullet"/>
      </w:pPr>
      <w:r>
        <w:t>Slope stability analysis</w:t>
      </w:r>
    </w:p>
    <w:p>
      <w:pPr>
        <w:pStyle w:val="ListNumber"/>
      </w:pPr>
      <w:r>
        <w:t>First numbered step</w:t>
      </w:r>
    </w:p>
    <w:p>
      <w:pPr>
        <w:pStyle w:val="ListNumber"/>
      </w:pPr>
      <w:r>
        <w:t>Second numbered step</w:t>
      </w:r>
    </w:p>
    <w:p>
      <w:pPr>
        <w:pStyle w:val="Heading1"/>
      </w:pPr>
      <w:r>
        <w:t>2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Borehole</w:t>
            </w:r>
          </w:p>
        </w:tc>
        <w:tc>
          <w:tcPr>
            <w:tcW w:type="dxa" w:w="2880"/>
          </w:tcPr>
          <w:p>
            <w:r>
              <w:t>Depth (m)</w:t>
            </w:r>
          </w:p>
        </w:tc>
        <w:tc>
          <w:tcPr>
            <w:tcW w:type="dxa" w:w="2880"/>
          </w:tcPr>
          <w:p>
            <w:r>
              <w:t>SPT N</w:t>
            </w:r>
          </w:p>
        </w:tc>
      </w:tr>
      <w:tr>
        <w:tc>
          <w:tcPr>
            <w:tcW w:type="dxa" w:w="2880"/>
          </w:tcPr>
          <w:p>
            <w:r>
              <w:t>{{bh.id}}</w:t>
            </w:r>
          </w:p>
        </w:tc>
        <w:tc>
          <w:tcPr>
            <w:tcW w:type="dxa" w:w="2880"/>
          </w:tcPr>
          <w:p>
            <w:r>
              <w:t>{{bh.depth}}</w:t>
            </w:r>
          </w:p>
        </w:tc>
        <w:tc>
          <w:tcPr>
            <w:tcW w:type="dxa" w:w="2880"/>
          </w:tcPr>
          <w:p>
            <w:r>
              <w:t>{{bh.n}}</w:t>
            </w:r>
          </w:p>
        </w:tc>
      </w:tr>
    </w:tbl>
    <w:p>
      <w:r>
        <w:t xml:space="preserve">The soil is classified as </w:t>
      </w:r>
      <w:del w:id="1003" w:author="R. Kalatehjari" w:date="2026-10-03T02:34:50Z">
        <w:r>
          <w:delText>silty clay</w:delText>
        </w:r>
      </w:del>
      <w:ins w:id="1004" w:author="R. Kalatehjari" w:date="2026-10-03T02:34:50Z">
        <w:r>
          <w:t>clayey silt</w:t>
        </w:r>
      </w:ins>
      <w:r>
        <w:t xml:space="preserve">. The </w:t>
      </w:r>
      <w:commentRangeStart w:id="2"/>
      <w:r>
        <w:t>groundwater table</w:t>
      </w:r>
      <w:commentRangeEnd w:id="2"/>
      <w:r>
        <w:rPr>
          <w:rStyle w:val="CommentReference"/>
        </w:rPr>
        <w:commentReference w:id="2"/>
      </w:r>
      <w:r>
        <w:t xml:space="preserve"> was encountered at </w:t>
      </w:r>
      <w:del w:id="1008" w:author="R. Kalatehjari" w:date="2026-10-03T02:34:50Z">
        <w:r>
          <w:delText>2.5 m depth</w:delText>
        </w:r>
      </w:del>
      <w:ins w:id="1009" w:author="R. Kalatehjari" w:date="2026-10-03T02:34:50Z">
        <w:r>
          <w:t>2.5 m below ground level</w:t>
        </w:r>
      </w:ins>
      <w:r>
        <w:t>.</w:t>
      </w:r>
    </w:p>
    <w:p>
      <w:r>
        <w:drawing>
          <wp:inline xmlns:a="http://schemas.openxmlformats.org/drawingml/2006/main" xmlns:pic="http://schemas.openxmlformats.org/drawingml/2006/picture">
            <wp:extent cx="2880000" cy="18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800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headerReference w:type="default" r:id="rId10"/>
      <w:footerReference w:type="default" r:id="rId1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R. Kalatehjari" w:initials="RK" w:date="2026-10-03T02:34:50Z">
    <w:p>
      <w:pPr>
        <w:pStyle w:val="CommentText"/>
      </w:pPr>
      <w:r>
        <w:rPr>
          <w:rStyle w:val="CommentReference"/>
        </w:rPr>
        <w:annotationRef/>
      </w:r>
      <w:r>
        <w:t>Lot number per survey plan</w:t>
      </w:r>
    </w:p>
  </w:comment>
  <w:comment w:id="1" w:author="R. Kalatehjari" w:initials="RK" w:date="2026-10-03T02:34:50Z">
    <w:p>
      <w:pPr>
        <w:pStyle w:val="CommentText"/>
      </w:pPr>
      <w:r>
        <w:rPr>
          <w:rStyle w:val="CommentReference"/>
        </w:rPr>
        <w:annotationRef/>
      </w:r>
      <w:r>
        <w:t>Methods are covered in section 3</w:t>
      </w:r>
    </w:p>
  </w:comment>
  <w:comment w:id="2" w:author="R. Kalatehjari" w:initials="RK" w:date="2026-10-03T02:34:50Z">
    <w:p>
      <w:pPr>
        <w:pStyle w:val="CommentText"/>
      </w:pPr>
      <w:r>
        <w:rPr>
          <w:rStyle w:val="CommentReference"/>
        </w:rPr>
        <w:annotationRef/>
      </w:r>
      <w:r>
        <w:t>Give the date it was measured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Confidential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GEOTECH-LAB — {{project}}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trackRevision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Relationship Id="rId12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Site Investigation Report</dc:title>
  <dc:subject/>
  <dc:creator>R. Kalatehjari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